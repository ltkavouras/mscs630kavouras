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0F651" w14:textId="77777777" w:rsidR="00790FC9" w:rsidRDefault="00790FC9" w:rsidP="00E81D8B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6FC51311" w14:textId="3E1FAF32" w:rsidR="00BF2179" w:rsidRPr="00E81D8B" w:rsidRDefault="00E81D8B" w:rsidP="00E81D8B">
      <w:pPr>
        <w:jc w:val="center"/>
        <w:rPr>
          <w:rFonts w:ascii="Times New Roman" w:hAnsi="Times New Roman" w:cs="Times New Roman"/>
          <w:b/>
          <w:bCs/>
        </w:rPr>
      </w:pPr>
      <w:r w:rsidRPr="00E81D8B">
        <w:rPr>
          <w:rFonts w:ascii="Times New Roman" w:hAnsi="Times New Roman" w:cs="Times New Roman"/>
          <w:b/>
          <w:bCs/>
        </w:rPr>
        <w:t>HOMEWORK 0</w:t>
      </w:r>
    </w:p>
    <w:p w14:paraId="42CE801B" w14:textId="563CA64F" w:rsidR="0021231F" w:rsidRPr="00E81D8B" w:rsidRDefault="002056C4">
      <w:pPr>
        <w:rPr>
          <w:rFonts w:ascii="Times New Roman" w:hAnsi="Times New Roman" w:cs="Times New Roman"/>
        </w:rPr>
      </w:pPr>
      <w:commentRangeStart w:id="1"/>
      <w:del w:id="2" w:author="Louis Kavouras1" w:date="2020-01-25T19:31:00Z">
        <w:r w:rsidRPr="00E81D8B" w:rsidDel="00F961C7">
          <w:rPr>
            <w:rFonts w:ascii="Times New Roman" w:hAnsi="Times New Roman" w:cs="Times New Roman"/>
          </w:rPr>
          <w:delText>T. Kavouras</w:delText>
        </w:r>
      </w:del>
      <w:commentRangeEnd w:id="1"/>
      <w:r w:rsidR="00F961C7" w:rsidRPr="00E81D8B">
        <w:rPr>
          <w:rStyle w:val="CommentReference"/>
          <w:rFonts w:ascii="Times New Roman" w:hAnsi="Times New Roman" w:cs="Times New Roman"/>
        </w:rPr>
        <w:commentReference w:id="1"/>
      </w:r>
    </w:p>
    <w:p w14:paraId="4B763689" w14:textId="6BDBC323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drawing>
          <wp:inline distT="0" distB="0" distL="0" distR="0" wp14:anchorId="57A09BAF" wp14:editId="1AB9FAEB">
            <wp:extent cx="5943600" cy="213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7A3" w14:textId="51D3B16C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drawing>
          <wp:inline distT="0" distB="0" distL="0" distR="0" wp14:anchorId="2CF4AE3E" wp14:editId="32C88644">
            <wp:extent cx="5943600" cy="4250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A74" w14:textId="01266D36" w:rsidR="002056C4" w:rsidRPr="00E81D8B" w:rsidRDefault="002056C4">
      <w:pPr>
        <w:rPr>
          <w:rFonts w:ascii="Times New Roman" w:hAnsi="Times New Roman" w:cs="Times New Roman"/>
        </w:rPr>
      </w:pPr>
    </w:p>
    <w:p w14:paraId="125C3F58" w14:textId="6F865908" w:rsidR="002056C4" w:rsidRPr="00E81D8B" w:rsidRDefault="002056C4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24C8A" wp14:editId="2B9E1E49">
            <wp:extent cx="5943600" cy="3949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F32" w14:textId="22A8013A" w:rsidR="00695C62" w:rsidRPr="00E81D8B" w:rsidRDefault="00695C62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69A0AE" wp14:editId="141C7458">
            <wp:extent cx="5943600" cy="554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CD2" w14:textId="62C8158E" w:rsidR="00695C62" w:rsidRPr="00E81D8B" w:rsidRDefault="00695C62">
      <w:pPr>
        <w:rPr>
          <w:rFonts w:ascii="Times New Roman" w:hAnsi="Times New Roman" w:cs="Times New Roman"/>
        </w:rPr>
      </w:pPr>
      <w:r w:rsidRPr="00E81D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EFE724" wp14:editId="774AFF5D">
            <wp:extent cx="8229600" cy="3910330"/>
            <wp:effectExtent l="6985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125_15595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C62" w:rsidRPr="00E81D8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ouis Kavouras1" w:date="2020-01-25T19:34:00Z" w:initials="LK">
    <w:p w14:paraId="67DEFA17" w14:textId="0EA14DB1" w:rsidR="00F961C7" w:rsidRDefault="00F961C7">
      <w:pPr>
        <w:pStyle w:val="CommentText"/>
      </w:pPr>
      <w:r>
        <w:rPr>
          <w:rStyle w:val="CommentReference"/>
        </w:rPr>
        <w:annotationRef/>
      </w:r>
      <w:r>
        <w:t>`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DEFA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DEFA17" w16cid:durableId="21D716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3028E" w14:textId="77777777" w:rsidR="00E2678E" w:rsidRDefault="00E2678E" w:rsidP="00BF2179">
      <w:pPr>
        <w:spacing w:after="0" w:line="240" w:lineRule="auto"/>
      </w:pPr>
      <w:r>
        <w:separator/>
      </w:r>
    </w:p>
  </w:endnote>
  <w:endnote w:type="continuationSeparator" w:id="0">
    <w:p w14:paraId="665333A0" w14:textId="77777777" w:rsidR="00E2678E" w:rsidRDefault="00E2678E" w:rsidP="00BF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1CD78" w14:textId="77777777" w:rsidR="00E2678E" w:rsidRDefault="00E2678E" w:rsidP="00BF2179">
      <w:pPr>
        <w:spacing w:after="0" w:line="240" w:lineRule="auto"/>
      </w:pPr>
      <w:r>
        <w:separator/>
      </w:r>
    </w:p>
  </w:footnote>
  <w:footnote w:type="continuationSeparator" w:id="0">
    <w:p w14:paraId="04BE3DFE" w14:textId="77777777" w:rsidR="00E2678E" w:rsidRDefault="00E2678E" w:rsidP="00BF2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FE0ED" w14:textId="79D3CBE0" w:rsidR="00BF2179" w:rsidRPr="00E81D8B" w:rsidRDefault="00BF2179">
    <w:pPr>
      <w:pStyle w:val="Header"/>
      <w:rPr>
        <w:rFonts w:ascii="Times New Roman" w:hAnsi="Times New Roman" w:cs="Times New Roman"/>
      </w:rPr>
    </w:pPr>
    <w:r w:rsidRPr="00E81D8B">
      <w:rPr>
        <w:rFonts w:ascii="Times New Roman" w:hAnsi="Times New Roman" w:cs="Times New Roman"/>
      </w:rPr>
      <w:t>Louis T. Kavouras</w:t>
    </w:r>
    <w:r w:rsidRPr="00E81D8B">
      <w:rPr>
        <w:rFonts w:ascii="Times New Roman" w:hAnsi="Times New Roman" w:cs="Times New Roman"/>
      </w:rPr>
      <w:tab/>
      <w:t>Security Algorithms and Protocols</w:t>
    </w:r>
    <w:r w:rsidRPr="00E81D8B">
      <w:rPr>
        <w:rFonts w:ascii="Times New Roman" w:hAnsi="Times New Roman" w:cs="Times New Roman"/>
      </w:rPr>
      <w:tab/>
      <w:t>January 24</w:t>
    </w:r>
    <w:r w:rsidRPr="00E81D8B">
      <w:rPr>
        <w:rFonts w:ascii="Times New Roman" w:hAnsi="Times New Roman" w:cs="Times New Roman"/>
        <w:vertAlign w:val="superscript"/>
      </w:rPr>
      <w:t>th</w:t>
    </w:r>
    <w:r w:rsidRPr="00E81D8B">
      <w:rPr>
        <w:rFonts w:ascii="Times New Roman" w:hAnsi="Times New Roman" w:cs="Times New Roman"/>
      </w:rPr>
      <w:t>, 20</w:t>
    </w:r>
    <w:r w:rsidR="001858EC">
      <w:rPr>
        <w:rFonts w:ascii="Times New Roman" w:hAnsi="Times New Roman" w:cs="Times New Roman"/>
      </w:rPr>
      <w:t>20</w:t>
    </w:r>
  </w:p>
  <w:p w14:paraId="1188587B" w14:textId="543512FE" w:rsidR="00BF2179" w:rsidRPr="00E81D8B" w:rsidRDefault="00BF2179">
    <w:pPr>
      <w:pStyle w:val="Header"/>
      <w:rPr>
        <w:rFonts w:ascii="Times New Roman" w:hAnsi="Times New Roman" w:cs="Times New Roman"/>
      </w:rPr>
    </w:pPr>
    <w:r w:rsidRPr="00E81D8B">
      <w:rPr>
        <w:rFonts w:ascii="Times New Roman" w:hAnsi="Times New Roman" w:cs="Times New Roman"/>
      </w:rPr>
      <w:tab/>
      <w:t>Introduction to Cryptography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uis Kavouras1">
    <w15:presenceInfo w15:providerId="Windows Live" w15:userId="ff4f713c1efcfb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xtTAzMDMwsjQ3NrZQ0lEKTi0uzszPAykwrgUAA8Wo0iwAAAA="/>
  </w:docVars>
  <w:rsids>
    <w:rsidRoot w:val="002056C4"/>
    <w:rsid w:val="001855AC"/>
    <w:rsid w:val="001858EC"/>
    <w:rsid w:val="002056C4"/>
    <w:rsid w:val="0021231F"/>
    <w:rsid w:val="00695C62"/>
    <w:rsid w:val="00790FC9"/>
    <w:rsid w:val="00A74607"/>
    <w:rsid w:val="00BF2179"/>
    <w:rsid w:val="00BF2441"/>
    <w:rsid w:val="00E2678E"/>
    <w:rsid w:val="00E81D8B"/>
    <w:rsid w:val="00F9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CDB8"/>
  <w15:chartTrackingRefBased/>
  <w15:docId w15:val="{394D0652-4E75-4CA9-9FD0-E684C6530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961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61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61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61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61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F2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79"/>
  </w:style>
  <w:style w:type="paragraph" w:styleId="Footer">
    <w:name w:val="footer"/>
    <w:basedOn w:val="Normal"/>
    <w:link w:val="FooterChar"/>
    <w:uiPriority w:val="99"/>
    <w:unhideWhenUsed/>
    <w:rsid w:val="00BF2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Kavouras</dc:creator>
  <cp:keywords/>
  <dc:description/>
  <cp:lastModifiedBy>Louis Kavouras</cp:lastModifiedBy>
  <cp:revision>6</cp:revision>
  <dcterms:created xsi:type="dcterms:W3CDTF">2020-01-25T20:43:00Z</dcterms:created>
  <dcterms:modified xsi:type="dcterms:W3CDTF">2020-01-26T01:03:00Z</dcterms:modified>
</cp:coreProperties>
</file>