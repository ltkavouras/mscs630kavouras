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0F651" w14:textId="77777777" w:rsidR="00790FC9" w:rsidRDefault="00790FC9" w:rsidP="00E81D8B">
      <w:pPr>
        <w:jc w:val="center"/>
        <w:rPr>
          <w:rFonts w:ascii="Times New Roman" w:hAnsi="Times New Roman" w:cs="Times New Roman"/>
          <w:b/>
          <w:bCs/>
        </w:rPr>
      </w:pPr>
    </w:p>
    <w:p w14:paraId="6FC51311" w14:textId="3E1FAF32" w:rsidR="00BF2179" w:rsidRPr="00E81D8B" w:rsidRDefault="00E81D8B" w:rsidP="00E81D8B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  <w:r w:rsidRPr="00E81D8B">
        <w:rPr>
          <w:rFonts w:ascii="Times New Roman" w:hAnsi="Times New Roman" w:cs="Times New Roman"/>
          <w:b/>
          <w:bCs/>
        </w:rPr>
        <w:t>HOMEWORK 0</w:t>
      </w:r>
    </w:p>
    <w:p w14:paraId="42CE801B" w14:textId="563CA64F" w:rsidR="0021231F" w:rsidRPr="00E81D8B" w:rsidRDefault="002056C4">
      <w:pPr>
        <w:rPr>
          <w:rFonts w:ascii="Times New Roman" w:hAnsi="Times New Roman" w:cs="Times New Roman"/>
        </w:rPr>
      </w:pPr>
      <w:commentRangeStart w:id="1"/>
      <w:del w:id="2" w:author="Louis Kavouras1" w:date="2020-01-25T19:31:00Z">
        <w:r w:rsidRPr="00E81D8B" w:rsidDel="00F961C7">
          <w:rPr>
            <w:rFonts w:ascii="Times New Roman" w:hAnsi="Times New Roman" w:cs="Times New Roman"/>
          </w:rPr>
          <w:delText>T. Kavouras</w:delText>
        </w:r>
      </w:del>
      <w:commentRangeEnd w:id="1"/>
      <w:r w:rsidR="00F961C7" w:rsidRPr="00E81D8B">
        <w:rPr>
          <w:rStyle w:val="CommentReference"/>
          <w:rFonts w:ascii="Times New Roman" w:hAnsi="Times New Roman" w:cs="Times New Roman"/>
        </w:rPr>
        <w:commentReference w:id="1"/>
      </w:r>
    </w:p>
    <w:p w14:paraId="4B763689" w14:textId="6BDBC323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drawing>
          <wp:inline distT="0" distB="0" distL="0" distR="0" wp14:anchorId="57A09BAF" wp14:editId="1AB9FAEB">
            <wp:extent cx="5943600" cy="213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7A3" w14:textId="51D3B16C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drawing>
          <wp:inline distT="0" distB="0" distL="0" distR="0" wp14:anchorId="2CF4AE3E" wp14:editId="32C88644">
            <wp:extent cx="5943600" cy="4250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A74" w14:textId="01266D36" w:rsidR="002056C4" w:rsidRPr="00E81D8B" w:rsidRDefault="002056C4">
      <w:pPr>
        <w:rPr>
          <w:rFonts w:ascii="Times New Roman" w:hAnsi="Times New Roman" w:cs="Times New Roman"/>
        </w:rPr>
      </w:pPr>
    </w:p>
    <w:p w14:paraId="125C3F58" w14:textId="6F865908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24C8A" wp14:editId="2B9E1E49">
            <wp:extent cx="5943600" cy="3949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F32" w14:textId="22A8013A" w:rsidR="00695C62" w:rsidRPr="00E81D8B" w:rsidRDefault="00695C62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69A0AE" wp14:editId="141C7458">
            <wp:extent cx="5943600" cy="554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CD2" w14:textId="62C8158E" w:rsidR="00695C62" w:rsidRPr="00E81D8B" w:rsidRDefault="00695C62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EFE724" wp14:editId="774AFF5D">
            <wp:extent cx="8229600" cy="3910330"/>
            <wp:effectExtent l="6985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125_15595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C62" w:rsidRPr="00E81D8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ouis Kavouras1" w:date="2020-01-25T19:34:00Z" w:initials="LK">
    <w:p w14:paraId="67DEFA17" w14:textId="0EA14DB1" w:rsidR="00F961C7" w:rsidRDefault="00F961C7">
      <w:pPr>
        <w:pStyle w:val="CommentText"/>
      </w:pPr>
      <w:r>
        <w:rPr>
          <w:rStyle w:val="CommentReference"/>
        </w:rPr>
        <w:annotationRef/>
      </w:r>
      <w:r>
        <w:t>`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DEFA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DEFA17" w16cid:durableId="21D716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D5830" w14:textId="77777777" w:rsidR="001855AC" w:rsidRDefault="001855AC" w:rsidP="00BF2179">
      <w:pPr>
        <w:spacing w:after="0" w:line="240" w:lineRule="auto"/>
      </w:pPr>
      <w:r>
        <w:separator/>
      </w:r>
    </w:p>
  </w:endnote>
  <w:endnote w:type="continuationSeparator" w:id="0">
    <w:p w14:paraId="5DF326CA" w14:textId="77777777" w:rsidR="001855AC" w:rsidRDefault="001855AC" w:rsidP="00BF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7C2E0" w14:textId="77777777" w:rsidR="001855AC" w:rsidRDefault="001855AC" w:rsidP="00BF2179">
      <w:pPr>
        <w:spacing w:after="0" w:line="240" w:lineRule="auto"/>
      </w:pPr>
      <w:r>
        <w:separator/>
      </w:r>
    </w:p>
  </w:footnote>
  <w:footnote w:type="continuationSeparator" w:id="0">
    <w:p w14:paraId="19DA481B" w14:textId="77777777" w:rsidR="001855AC" w:rsidRDefault="001855AC" w:rsidP="00BF2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FE0ED" w14:textId="34B1514A" w:rsidR="00BF2179" w:rsidRPr="00E81D8B" w:rsidRDefault="00BF2179">
    <w:pPr>
      <w:pStyle w:val="Header"/>
      <w:rPr>
        <w:rFonts w:ascii="Times New Roman" w:hAnsi="Times New Roman" w:cs="Times New Roman"/>
      </w:rPr>
    </w:pPr>
    <w:r w:rsidRPr="00E81D8B">
      <w:rPr>
        <w:rFonts w:ascii="Times New Roman" w:hAnsi="Times New Roman" w:cs="Times New Roman"/>
      </w:rPr>
      <w:t>Louis T. Kavouras</w:t>
    </w:r>
    <w:r w:rsidRPr="00E81D8B">
      <w:rPr>
        <w:rFonts w:ascii="Times New Roman" w:hAnsi="Times New Roman" w:cs="Times New Roman"/>
      </w:rPr>
      <w:tab/>
      <w:t>Security Algorithms and Protocols</w:t>
    </w:r>
    <w:r w:rsidRPr="00E81D8B">
      <w:rPr>
        <w:rFonts w:ascii="Times New Roman" w:hAnsi="Times New Roman" w:cs="Times New Roman"/>
      </w:rPr>
      <w:tab/>
      <w:t>January 24</w:t>
    </w:r>
    <w:r w:rsidRPr="00E81D8B">
      <w:rPr>
        <w:rFonts w:ascii="Times New Roman" w:hAnsi="Times New Roman" w:cs="Times New Roman"/>
        <w:vertAlign w:val="superscript"/>
      </w:rPr>
      <w:t>th</w:t>
    </w:r>
    <w:r w:rsidRPr="00E81D8B">
      <w:rPr>
        <w:rFonts w:ascii="Times New Roman" w:hAnsi="Times New Roman" w:cs="Times New Roman"/>
      </w:rPr>
      <w:t>, 2019</w:t>
    </w:r>
  </w:p>
  <w:p w14:paraId="1188587B" w14:textId="543512FE" w:rsidR="00BF2179" w:rsidRPr="00E81D8B" w:rsidRDefault="00BF2179">
    <w:pPr>
      <w:pStyle w:val="Header"/>
      <w:rPr>
        <w:rFonts w:ascii="Times New Roman" w:hAnsi="Times New Roman" w:cs="Times New Roman"/>
      </w:rPr>
    </w:pPr>
    <w:r w:rsidRPr="00E81D8B">
      <w:rPr>
        <w:rFonts w:ascii="Times New Roman" w:hAnsi="Times New Roman" w:cs="Times New Roman"/>
      </w:rPr>
      <w:tab/>
      <w:t>Introduction to Cryptography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uis Kavouras1">
    <w15:presenceInfo w15:providerId="Windows Live" w15:userId="ff4f713c1efcfb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xtTAzMDMwsjQ3NrZQ0lEKTi0uzszPAykwqgUAQvSzyywAAAA="/>
  </w:docVars>
  <w:rsids>
    <w:rsidRoot w:val="002056C4"/>
    <w:rsid w:val="001855AC"/>
    <w:rsid w:val="002056C4"/>
    <w:rsid w:val="0021231F"/>
    <w:rsid w:val="00695C62"/>
    <w:rsid w:val="00790FC9"/>
    <w:rsid w:val="00A74607"/>
    <w:rsid w:val="00BF2179"/>
    <w:rsid w:val="00BF2441"/>
    <w:rsid w:val="00E81D8B"/>
    <w:rsid w:val="00F9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CDB8"/>
  <w15:chartTrackingRefBased/>
  <w15:docId w15:val="{394D0652-4E75-4CA9-9FD0-E684C6530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961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61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61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61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61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F2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79"/>
  </w:style>
  <w:style w:type="paragraph" w:styleId="Footer">
    <w:name w:val="footer"/>
    <w:basedOn w:val="Normal"/>
    <w:link w:val="FooterChar"/>
    <w:uiPriority w:val="99"/>
    <w:unhideWhenUsed/>
    <w:rsid w:val="00BF2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Kavouras</dc:creator>
  <cp:keywords/>
  <dc:description/>
  <cp:lastModifiedBy>Louis Kavouras</cp:lastModifiedBy>
  <cp:revision>5</cp:revision>
  <dcterms:created xsi:type="dcterms:W3CDTF">2020-01-25T20:43:00Z</dcterms:created>
  <dcterms:modified xsi:type="dcterms:W3CDTF">2020-01-26T00:37:00Z</dcterms:modified>
</cp:coreProperties>
</file>